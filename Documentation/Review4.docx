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1450" w:rsidRPr="005C1450" w:rsidRDefault="005C1450" w:rsidP="005C1450">
      <w:pPr>
        <w:jc w:val="center"/>
        <w:rPr>
          <w:b/>
          <w:sz w:val="52"/>
          <w:szCs w:val="52"/>
        </w:rPr>
      </w:pPr>
      <w:r w:rsidRPr="005C1450">
        <w:rPr>
          <w:b/>
          <w:sz w:val="52"/>
          <w:szCs w:val="52"/>
        </w:rPr>
        <w:t>Review 4</w:t>
      </w:r>
    </w:p>
    <w:p w:rsidR="00BD75B9" w:rsidRPr="00052F66" w:rsidRDefault="00067A49">
      <w:pPr>
        <w:rPr>
          <w:b/>
          <w:sz w:val="28"/>
          <w:szCs w:val="28"/>
        </w:rPr>
      </w:pPr>
      <w:r w:rsidRPr="00052F66">
        <w:rPr>
          <w:b/>
          <w:sz w:val="28"/>
          <w:szCs w:val="28"/>
        </w:rPr>
        <w:t>Implemented Modules:</w:t>
      </w:r>
    </w:p>
    <w:p w:rsidR="00067A49" w:rsidRPr="00052F66" w:rsidRDefault="00067A49">
      <w:pPr>
        <w:rPr>
          <w:sz w:val="28"/>
          <w:szCs w:val="28"/>
        </w:rPr>
      </w:pPr>
    </w:p>
    <w:p w:rsidR="00067A49" w:rsidRDefault="009A0C4F" w:rsidP="00F2775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124AC">
        <w:rPr>
          <w:b/>
          <w:sz w:val="28"/>
          <w:szCs w:val="28"/>
        </w:rPr>
        <w:t>Multimedia Uploads:</w:t>
      </w:r>
      <w:r w:rsidRPr="00052F66">
        <w:rPr>
          <w:sz w:val="28"/>
          <w:szCs w:val="28"/>
        </w:rPr>
        <w:t xml:space="preserve"> </w:t>
      </w:r>
      <w:r w:rsidR="00052F66">
        <w:rPr>
          <w:sz w:val="28"/>
          <w:szCs w:val="28"/>
        </w:rPr>
        <w:t xml:space="preserve"> The Mediator can upload </w:t>
      </w:r>
      <w:r w:rsidR="00725C05">
        <w:rPr>
          <w:sz w:val="28"/>
          <w:szCs w:val="28"/>
        </w:rPr>
        <w:t xml:space="preserve">Text, Image, Video and Audio. </w:t>
      </w:r>
    </w:p>
    <w:p w:rsidR="00725C05" w:rsidRDefault="00725C05" w:rsidP="00725C05">
      <w:pPr>
        <w:rPr>
          <w:sz w:val="28"/>
          <w:szCs w:val="28"/>
        </w:rPr>
      </w:pPr>
    </w:p>
    <w:p w:rsidR="008F2ED2" w:rsidRPr="006124AC" w:rsidRDefault="00510574" w:rsidP="008F2ED2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6124AC">
        <w:rPr>
          <w:b/>
          <w:sz w:val="28"/>
          <w:szCs w:val="28"/>
        </w:rPr>
        <w:t>Text Upload:</w:t>
      </w:r>
    </w:p>
    <w:p w:rsidR="008F2ED2" w:rsidRPr="008F2ED2" w:rsidRDefault="00510574" w:rsidP="008F2ED2">
      <w:pPr>
        <w:rPr>
          <w:sz w:val="28"/>
          <w:szCs w:val="28"/>
        </w:rPr>
      </w:pPr>
      <w:r w:rsidRPr="006124AC">
        <w:rPr>
          <w:b/>
          <w:sz w:val="28"/>
          <w:szCs w:val="28"/>
        </w:rPr>
        <w:t>Layout</w:t>
      </w:r>
      <w:r w:rsidRPr="008F2ED2">
        <w:rPr>
          <w:sz w:val="28"/>
          <w:szCs w:val="28"/>
        </w:rPr>
        <w:t xml:space="preserve">: </w:t>
      </w:r>
    </w:p>
    <w:p w:rsidR="00725C05" w:rsidRDefault="00510574" w:rsidP="008F2ED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F2ED2">
        <w:rPr>
          <w:sz w:val="28"/>
          <w:szCs w:val="28"/>
        </w:rPr>
        <w:t>Mediator needs to select the text radio butt</w:t>
      </w:r>
      <w:r w:rsidR="008F2ED2" w:rsidRPr="008F2ED2">
        <w:rPr>
          <w:sz w:val="28"/>
          <w:szCs w:val="28"/>
        </w:rPr>
        <w:t>on. The Text Upload Icon gets activated.</w:t>
      </w:r>
    </w:p>
    <w:p w:rsidR="008F2ED2" w:rsidRDefault="008F2ED2" w:rsidP="008F2ED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On clicking the text Upload button, a dialog box appears. </w:t>
      </w:r>
    </w:p>
    <w:p w:rsidR="008F2ED2" w:rsidRDefault="008F2ED2" w:rsidP="008F2ED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Enter the Text and click on the Add Text.</w:t>
      </w:r>
    </w:p>
    <w:p w:rsidR="008F2ED2" w:rsidRDefault="008F2ED2" w:rsidP="008F2ED2">
      <w:pPr>
        <w:rPr>
          <w:sz w:val="28"/>
          <w:szCs w:val="28"/>
        </w:rPr>
      </w:pPr>
    </w:p>
    <w:p w:rsidR="008F2ED2" w:rsidRDefault="008F2ED2" w:rsidP="008F2ED2">
      <w:pPr>
        <w:rPr>
          <w:sz w:val="28"/>
          <w:szCs w:val="28"/>
        </w:rPr>
      </w:pPr>
      <w:r w:rsidRPr="006124AC">
        <w:rPr>
          <w:b/>
          <w:sz w:val="28"/>
          <w:szCs w:val="28"/>
        </w:rPr>
        <w:t>Implementation</w:t>
      </w:r>
      <w:r>
        <w:rPr>
          <w:sz w:val="28"/>
          <w:szCs w:val="28"/>
        </w:rPr>
        <w:t xml:space="preserve">: </w:t>
      </w:r>
    </w:p>
    <w:p w:rsidR="008F2ED2" w:rsidRDefault="008F2ED2" w:rsidP="008F2ED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When the mediator enters a Text, in a Tile and clicks on Add Text. A file is created in the respective Tile folder in the PoemSquare Folder of the user.  And the text is saved in the text File. (</w:t>
      </w:r>
      <w:proofErr w:type="spellStart"/>
      <w:r>
        <w:rPr>
          <w:sz w:val="28"/>
          <w:szCs w:val="28"/>
        </w:rPr>
        <w:t>eg</w:t>
      </w:r>
      <w:proofErr w:type="spellEnd"/>
      <w:r>
        <w:rPr>
          <w:sz w:val="28"/>
          <w:szCs w:val="28"/>
        </w:rPr>
        <w:t>:</w:t>
      </w:r>
      <w:r w:rsidR="00991178">
        <w:rPr>
          <w:sz w:val="28"/>
          <w:szCs w:val="28"/>
        </w:rPr>
        <w:t xml:space="preserve"> </w:t>
      </w:r>
      <w:r>
        <w:rPr>
          <w:sz w:val="28"/>
          <w:szCs w:val="28"/>
        </w:rPr>
        <w:t>TextFileTile1.txt).</w:t>
      </w:r>
    </w:p>
    <w:p w:rsidR="00B636CE" w:rsidRPr="00B636CE" w:rsidRDefault="008F2ED2" w:rsidP="00B636CE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The name of the </w:t>
      </w:r>
      <w:r w:rsidR="00B636CE">
        <w:rPr>
          <w:sz w:val="28"/>
          <w:szCs w:val="28"/>
        </w:rPr>
        <w:t xml:space="preserve">file is saved in the PoemSquare Database in the PoemSquare table. </w:t>
      </w:r>
    </w:p>
    <w:p w:rsidR="00583D06" w:rsidRDefault="00583D06" w:rsidP="00583D06">
      <w:pPr>
        <w:rPr>
          <w:sz w:val="28"/>
          <w:szCs w:val="28"/>
        </w:rPr>
      </w:pPr>
    </w:p>
    <w:p w:rsidR="00583D06" w:rsidRPr="00623710" w:rsidRDefault="00583D06" w:rsidP="00583D06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623710">
        <w:rPr>
          <w:b/>
          <w:sz w:val="28"/>
          <w:szCs w:val="28"/>
        </w:rPr>
        <w:t>Image, Video and Audio Upload:</w:t>
      </w:r>
    </w:p>
    <w:p w:rsidR="00583D06" w:rsidRPr="00623710" w:rsidRDefault="00583D06" w:rsidP="00583D06">
      <w:pPr>
        <w:rPr>
          <w:b/>
          <w:sz w:val="28"/>
          <w:szCs w:val="28"/>
        </w:rPr>
      </w:pPr>
    </w:p>
    <w:p w:rsidR="00583D06" w:rsidRPr="00623710" w:rsidRDefault="00583D06" w:rsidP="00583D06">
      <w:pPr>
        <w:pStyle w:val="ListParagraph"/>
        <w:numPr>
          <w:ilvl w:val="0"/>
          <w:numId w:val="4"/>
        </w:numPr>
        <w:spacing w:line="480" w:lineRule="auto"/>
        <w:rPr>
          <w:b/>
          <w:sz w:val="28"/>
          <w:szCs w:val="28"/>
        </w:rPr>
      </w:pPr>
      <w:r w:rsidRPr="00623710">
        <w:rPr>
          <w:b/>
          <w:sz w:val="28"/>
          <w:szCs w:val="28"/>
        </w:rPr>
        <w:t>Layout:</w:t>
      </w:r>
    </w:p>
    <w:p w:rsidR="00583D06" w:rsidRDefault="00583D06" w:rsidP="00583D0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F2ED2">
        <w:rPr>
          <w:sz w:val="28"/>
          <w:szCs w:val="28"/>
        </w:rPr>
        <w:t xml:space="preserve">Mediator needs to select the </w:t>
      </w:r>
      <w:r w:rsidR="00322B30">
        <w:rPr>
          <w:sz w:val="28"/>
          <w:szCs w:val="28"/>
        </w:rPr>
        <w:t xml:space="preserve">Image/Video/Audio </w:t>
      </w:r>
      <w:r w:rsidRPr="008F2ED2">
        <w:rPr>
          <w:sz w:val="28"/>
          <w:szCs w:val="28"/>
        </w:rPr>
        <w:t xml:space="preserve">radio button. The </w:t>
      </w:r>
      <w:r w:rsidR="00322B30">
        <w:rPr>
          <w:sz w:val="28"/>
          <w:szCs w:val="28"/>
        </w:rPr>
        <w:t xml:space="preserve">Image/Video/Audio </w:t>
      </w:r>
      <w:r w:rsidRPr="008F2ED2">
        <w:rPr>
          <w:sz w:val="28"/>
          <w:szCs w:val="28"/>
        </w:rPr>
        <w:t>Upload Icon gets activated.</w:t>
      </w:r>
    </w:p>
    <w:p w:rsidR="00583D06" w:rsidRDefault="00583D06" w:rsidP="00583D0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On clicking the text Upload button, a dialog box appears. </w:t>
      </w:r>
    </w:p>
    <w:p w:rsidR="00583D06" w:rsidRDefault="00583D06" w:rsidP="00583D0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Enter the </w:t>
      </w:r>
      <w:r w:rsidR="00623710">
        <w:rPr>
          <w:sz w:val="28"/>
          <w:szCs w:val="28"/>
        </w:rPr>
        <w:t xml:space="preserve">Image/Video/Audio </w:t>
      </w:r>
      <w:r>
        <w:rPr>
          <w:sz w:val="28"/>
          <w:szCs w:val="28"/>
        </w:rPr>
        <w:t>and click on the Add Text.</w:t>
      </w:r>
    </w:p>
    <w:p w:rsidR="00623710" w:rsidRDefault="00623710" w:rsidP="00623710">
      <w:pPr>
        <w:rPr>
          <w:sz w:val="28"/>
          <w:szCs w:val="28"/>
        </w:rPr>
      </w:pPr>
    </w:p>
    <w:p w:rsidR="00623710" w:rsidRDefault="00623710" w:rsidP="00623710">
      <w:pPr>
        <w:rPr>
          <w:sz w:val="28"/>
          <w:szCs w:val="28"/>
        </w:rPr>
      </w:pPr>
    </w:p>
    <w:p w:rsidR="00623710" w:rsidRDefault="00623710" w:rsidP="00623710">
      <w:pPr>
        <w:rPr>
          <w:sz w:val="28"/>
          <w:szCs w:val="28"/>
        </w:rPr>
      </w:pPr>
      <w:r w:rsidRPr="006124AC">
        <w:rPr>
          <w:b/>
          <w:sz w:val="28"/>
          <w:szCs w:val="28"/>
        </w:rPr>
        <w:t>Implementation</w:t>
      </w:r>
      <w:r>
        <w:rPr>
          <w:sz w:val="28"/>
          <w:szCs w:val="28"/>
        </w:rPr>
        <w:t xml:space="preserve">: </w:t>
      </w:r>
    </w:p>
    <w:p w:rsidR="00623710" w:rsidRDefault="00623710" w:rsidP="0062371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When the mediator </w:t>
      </w:r>
      <w:r w:rsidR="00A96F9B">
        <w:rPr>
          <w:sz w:val="28"/>
          <w:szCs w:val="28"/>
        </w:rPr>
        <w:t>uploads</w:t>
      </w:r>
      <w:r>
        <w:rPr>
          <w:sz w:val="28"/>
          <w:szCs w:val="28"/>
        </w:rPr>
        <w:t xml:space="preserve"> Image/Video/Audio, in a Tile and clicks on Add Image/Video/Audio. </w:t>
      </w:r>
      <w:r w:rsidR="00483A50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Image/Video/Audio is saved in the respective Tile folder in the PoemSquare Folder of the user.  </w:t>
      </w:r>
    </w:p>
    <w:p w:rsidR="00A96F9B" w:rsidRDefault="00623710" w:rsidP="0062371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The name of the file is saved in the PoemSquare Database in the PoemSquare table. </w:t>
      </w:r>
    </w:p>
    <w:p w:rsidR="00A96F9B" w:rsidRPr="00A96F9B" w:rsidRDefault="00A96F9B" w:rsidP="00A96F9B">
      <w:pPr>
        <w:rPr>
          <w:b/>
          <w:sz w:val="28"/>
          <w:szCs w:val="28"/>
        </w:rPr>
      </w:pPr>
    </w:p>
    <w:p w:rsidR="00A96F9B" w:rsidRDefault="00A96F9B" w:rsidP="00A96F9B">
      <w:pPr>
        <w:pStyle w:val="ListParagraph"/>
        <w:numPr>
          <w:ilvl w:val="0"/>
          <w:numId w:val="1"/>
        </w:numPr>
        <w:spacing w:line="60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Play</w:t>
      </w:r>
      <w:r w:rsidRPr="00A96F9B">
        <w:rPr>
          <w:b/>
          <w:sz w:val="28"/>
          <w:szCs w:val="28"/>
        </w:rPr>
        <w:t xml:space="preserve"> Module:</w:t>
      </w:r>
    </w:p>
    <w:p w:rsidR="00A96F9B" w:rsidRPr="00A96F9B" w:rsidRDefault="00A96F9B" w:rsidP="00A96F9B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The play module displays the uploaded multimedia of the tile. </w:t>
      </w:r>
    </w:p>
    <w:p w:rsidR="00A96F9B" w:rsidRPr="00A96F9B" w:rsidRDefault="00A96F9B" w:rsidP="00A96F9B">
      <w:pPr>
        <w:pStyle w:val="ListParagraph"/>
        <w:ind w:left="360"/>
        <w:rPr>
          <w:b/>
          <w:sz w:val="28"/>
          <w:szCs w:val="28"/>
        </w:rPr>
      </w:pPr>
    </w:p>
    <w:p w:rsidR="00A96F9B" w:rsidRPr="00623710" w:rsidRDefault="00A96F9B" w:rsidP="00A96F9B">
      <w:pPr>
        <w:pStyle w:val="ListParagraph"/>
        <w:numPr>
          <w:ilvl w:val="0"/>
          <w:numId w:val="4"/>
        </w:numPr>
        <w:spacing w:line="480" w:lineRule="auto"/>
        <w:rPr>
          <w:b/>
          <w:sz w:val="28"/>
          <w:szCs w:val="28"/>
        </w:rPr>
      </w:pPr>
      <w:r w:rsidRPr="00623710">
        <w:rPr>
          <w:b/>
          <w:sz w:val="28"/>
          <w:szCs w:val="28"/>
        </w:rPr>
        <w:t>Layout:</w:t>
      </w:r>
    </w:p>
    <w:p w:rsidR="00A96F9B" w:rsidRDefault="00A96F9B" w:rsidP="007D69F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F2ED2">
        <w:rPr>
          <w:sz w:val="28"/>
          <w:szCs w:val="28"/>
        </w:rPr>
        <w:t xml:space="preserve">Mediator needs to </w:t>
      </w:r>
      <w:r w:rsidR="007D69F5">
        <w:rPr>
          <w:sz w:val="28"/>
          <w:szCs w:val="28"/>
        </w:rPr>
        <w:t>click on the Play button to play the uploaded Text/Image/Video/Audio.</w:t>
      </w:r>
    </w:p>
    <w:p w:rsidR="00A96F9B" w:rsidRDefault="00A96F9B" w:rsidP="00A96F9B">
      <w:pPr>
        <w:rPr>
          <w:sz w:val="28"/>
          <w:szCs w:val="28"/>
        </w:rPr>
      </w:pPr>
    </w:p>
    <w:p w:rsidR="00A96F9B" w:rsidRDefault="00A96F9B" w:rsidP="00A96F9B">
      <w:pPr>
        <w:rPr>
          <w:sz w:val="28"/>
          <w:szCs w:val="28"/>
        </w:rPr>
      </w:pPr>
      <w:r w:rsidRPr="006124AC">
        <w:rPr>
          <w:b/>
          <w:sz w:val="28"/>
          <w:szCs w:val="28"/>
        </w:rPr>
        <w:t>Implementation</w:t>
      </w:r>
      <w:r>
        <w:rPr>
          <w:sz w:val="28"/>
          <w:szCs w:val="28"/>
        </w:rPr>
        <w:t xml:space="preserve">: </w:t>
      </w:r>
    </w:p>
    <w:p w:rsidR="00A96F9B" w:rsidRDefault="00A96F9B" w:rsidP="00A96F9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When the</w:t>
      </w:r>
      <w:r w:rsidR="007D69F5">
        <w:rPr>
          <w:sz w:val="28"/>
          <w:szCs w:val="28"/>
        </w:rPr>
        <w:t xml:space="preserve"> Mediator clicks on the Play button.</w:t>
      </w:r>
      <w:r w:rsidR="00D406D3">
        <w:rPr>
          <w:sz w:val="28"/>
          <w:szCs w:val="28"/>
        </w:rPr>
        <w:t xml:space="preserve"> The</w:t>
      </w:r>
      <w:r w:rsidR="007D69F5">
        <w:rPr>
          <w:sz w:val="28"/>
          <w:szCs w:val="28"/>
        </w:rPr>
        <w:t xml:space="preserve"> Mediator can preview the uploaded content.</w:t>
      </w:r>
    </w:p>
    <w:p w:rsidR="007D69F5" w:rsidRPr="007D69F5" w:rsidRDefault="00D406D3" w:rsidP="00A96F9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Every change is updated in the preview. </w:t>
      </w:r>
    </w:p>
    <w:p w:rsidR="00A96F9B" w:rsidRDefault="00A96F9B" w:rsidP="00A96F9B">
      <w:pPr>
        <w:rPr>
          <w:sz w:val="28"/>
          <w:szCs w:val="28"/>
        </w:rPr>
      </w:pPr>
    </w:p>
    <w:p w:rsidR="00A96F9B" w:rsidRPr="00A96F9B" w:rsidRDefault="00A96F9B" w:rsidP="00A96F9B">
      <w:pPr>
        <w:rPr>
          <w:b/>
          <w:sz w:val="28"/>
          <w:szCs w:val="28"/>
        </w:rPr>
      </w:pPr>
      <w:r w:rsidRPr="00A96F9B">
        <w:rPr>
          <w:sz w:val="28"/>
          <w:szCs w:val="28"/>
        </w:rPr>
        <w:t xml:space="preserve"> </w:t>
      </w:r>
    </w:p>
    <w:p w:rsidR="00A96F9B" w:rsidRDefault="00A96F9B" w:rsidP="00A96F9B">
      <w:pPr>
        <w:rPr>
          <w:sz w:val="28"/>
          <w:szCs w:val="28"/>
        </w:rPr>
      </w:pPr>
    </w:p>
    <w:p w:rsidR="00A96F9B" w:rsidRPr="00A96F9B" w:rsidRDefault="00A96F9B" w:rsidP="00A96F9B">
      <w:pPr>
        <w:rPr>
          <w:sz w:val="28"/>
          <w:szCs w:val="28"/>
        </w:rPr>
      </w:pPr>
    </w:p>
    <w:p w:rsidR="00623710" w:rsidRDefault="00623710" w:rsidP="00623710">
      <w:pPr>
        <w:rPr>
          <w:sz w:val="28"/>
          <w:szCs w:val="28"/>
        </w:rPr>
      </w:pPr>
    </w:p>
    <w:p w:rsidR="00623710" w:rsidRPr="00623710" w:rsidRDefault="00623710" w:rsidP="00623710">
      <w:pPr>
        <w:rPr>
          <w:sz w:val="28"/>
          <w:szCs w:val="28"/>
        </w:rPr>
      </w:pPr>
    </w:p>
    <w:p w:rsidR="005C42B7" w:rsidRDefault="005C42B7" w:rsidP="008F2ED2">
      <w:pPr>
        <w:ind w:left="360" w:firstLine="360"/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lastRenderedPageBreak/>
        <w:t>Screenshots:</w:t>
      </w:r>
    </w:p>
    <w:p w:rsidR="005C42B7" w:rsidRDefault="005C42B7" w:rsidP="008F2ED2">
      <w:pPr>
        <w:ind w:left="360" w:firstLine="360"/>
        <w:rPr>
          <w:sz w:val="28"/>
          <w:szCs w:val="28"/>
        </w:rPr>
      </w:pPr>
    </w:p>
    <w:p w:rsidR="005C42B7" w:rsidRDefault="005C42B7" w:rsidP="008F2ED2">
      <w:pPr>
        <w:ind w:left="360" w:firstLine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1090405" wp14:editId="17BB52BC">
            <wp:extent cx="5943600" cy="1343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73C" w:rsidRDefault="00F9673C" w:rsidP="008F2ED2">
      <w:pPr>
        <w:ind w:left="360" w:firstLine="360"/>
        <w:rPr>
          <w:sz w:val="28"/>
          <w:szCs w:val="28"/>
        </w:rPr>
      </w:pPr>
    </w:p>
    <w:p w:rsidR="00F9673C" w:rsidRDefault="00F9673C" w:rsidP="008F2ED2">
      <w:pPr>
        <w:ind w:left="360" w:firstLine="360"/>
        <w:rPr>
          <w:sz w:val="28"/>
          <w:szCs w:val="28"/>
        </w:rPr>
      </w:pPr>
    </w:p>
    <w:p w:rsidR="00F9673C" w:rsidRDefault="00F9673C" w:rsidP="008F2ED2">
      <w:pPr>
        <w:ind w:left="360" w:firstLine="360"/>
        <w:rPr>
          <w:sz w:val="28"/>
          <w:szCs w:val="28"/>
        </w:rPr>
      </w:pPr>
    </w:p>
    <w:p w:rsidR="005C42B7" w:rsidRDefault="005C42B7" w:rsidP="008F2ED2">
      <w:pPr>
        <w:ind w:left="360" w:firstLine="360"/>
        <w:rPr>
          <w:sz w:val="28"/>
          <w:szCs w:val="28"/>
        </w:rPr>
      </w:pPr>
    </w:p>
    <w:p w:rsidR="005C42B7" w:rsidRDefault="00EF6E55" w:rsidP="008F2ED2">
      <w:pPr>
        <w:ind w:left="360" w:firstLine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07A6E858" wp14:editId="6597D10A">
            <wp:extent cx="5943600" cy="1891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E55" w:rsidRDefault="00EF6E55" w:rsidP="008F2ED2">
      <w:pPr>
        <w:ind w:left="360" w:firstLine="360"/>
        <w:rPr>
          <w:sz w:val="28"/>
          <w:szCs w:val="28"/>
        </w:rPr>
      </w:pPr>
    </w:p>
    <w:p w:rsidR="00EF6E55" w:rsidRDefault="00EF6E55" w:rsidP="008F2ED2">
      <w:pPr>
        <w:ind w:left="360" w:firstLine="360"/>
        <w:rPr>
          <w:sz w:val="28"/>
          <w:szCs w:val="28"/>
        </w:rPr>
      </w:pPr>
    </w:p>
    <w:p w:rsidR="00EF6E55" w:rsidRDefault="0063353D" w:rsidP="008F2ED2">
      <w:pPr>
        <w:ind w:left="360" w:firstLine="360"/>
        <w:rPr>
          <w:ins w:id="1" w:author="Administrator" w:date="2016-07-14T21:08:00Z"/>
          <w:sz w:val="28"/>
          <w:szCs w:val="28"/>
        </w:rPr>
      </w:pPr>
      <w:ins w:id="2" w:author="Administrator" w:date="2016-07-14T21:08:00Z">
        <w:r>
          <w:rPr>
            <w:noProof/>
          </w:rPr>
          <w:lastRenderedPageBreak/>
          <w:drawing>
            <wp:inline distT="0" distB="0" distL="0" distR="0" wp14:anchorId="0739AA85" wp14:editId="31DBD10E">
              <wp:extent cx="5943600" cy="3154680"/>
              <wp:effectExtent l="0" t="0" r="0" b="762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1546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63353D" w:rsidRDefault="0063353D" w:rsidP="008F2ED2">
      <w:pPr>
        <w:ind w:left="360" w:firstLine="360"/>
        <w:rPr>
          <w:ins w:id="3" w:author="Administrator" w:date="2016-07-14T21:08:00Z"/>
          <w:sz w:val="28"/>
          <w:szCs w:val="28"/>
        </w:rPr>
      </w:pPr>
    </w:p>
    <w:p w:rsidR="0063353D" w:rsidRDefault="0063353D" w:rsidP="008F2ED2">
      <w:pPr>
        <w:ind w:left="360" w:firstLine="360"/>
        <w:rPr>
          <w:ins w:id="4" w:author="Administrator" w:date="2016-07-14T21:08:00Z"/>
          <w:sz w:val="28"/>
          <w:szCs w:val="28"/>
        </w:rPr>
      </w:pPr>
      <w:ins w:id="5" w:author="Administrator" w:date="2016-07-14T21:08:00Z">
        <w:r>
          <w:rPr>
            <w:noProof/>
          </w:rPr>
          <w:drawing>
            <wp:inline distT="0" distB="0" distL="0" distR="0" wp14:anchorId="519CD57F" wp14:editId="01A100BD">
              <wp:extent cx="5943600" cy="3157855"/>
              <wp:effectExtent l="0" t="0" r="0" b="4445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1578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63353D" w:rsidRDefault="0063353D" w:rsidP="008F2ED2">
      <w:pPr>
        <w:ind w:left="360" w:firstLine="360"/>
        <w:rPr>
          <w:ins w:id="6" w:author="Administrator" w:date="2016-07-14T21:08:00Z"/>
          <w:sz w:val="28"/>
          <w:szCs w:val="28"/>
        </w:rPr>
      </w:pPr>
    </w:p>
    <w:p w:rsidR="0063353D" w:rsidRDefault="0063353D" w:rsidP="008F2ED2">
      <w:pPr>
        <w:ind w:left="360" w:firstLine="360"/>
        <w:rPr>
          <w:ins w:id="7" w:author="Administrator" w:date="2016-07-14T21:08:00Z"/>
          <w:sz w:val="28"/>
          <w:szCs w:val="28"/>
        </w:rPr>
      </w:pPr>
    </w:p>
    <w:p w:rsidR="0063353D" w:rsidRDefault="0063353D" w:rsidP="008F2ED2">
      <w:pPr>
        <w:ind w:left="360" w:firstLine="360"/>
        <w:rPr>
          <w:ins w:id="8" w:author="Administrator" w:date="2016-07-14T21:08:00Z"/>
          <w:sz w:val="28"/>
          <w:szCs w:val="28"/>
        </w:rPr>
      </w:pPr>
      <w:ins w:id="9" w:author="Administrator" w:date="2016-07-14T21:08:00Z">
        <w:r>
          <w:rPr>
            <w:noProof/>
          </w:rPr>
          <w:lastRenderedPageBreak/>
          <w:drawing>
            <wp:inline distT="0" distB="0" distL="0" distR="0" wp14:anchorId="2A4B5D6C" wp14:editId="7B9C610C">
              <wp:extent cx="5943600" cy="3343275"/>
              <wp:effectExtent l="0" t="0" r="0" b="9525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43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63353D" w:rsidRDefault="0063353D" w:rsidP="008F2ED2">
      <w:pPr>
        <w:ind w:left="360" w:firstLine="360"/>
        <w:rPr>
          <w:ins w:id="10" w:author="Administrator" w:date="2016-07-14T21:08:00Z"/>
          <w:sz w:val="28"/>
          <w:szCs w:val="28"/>
        </w:rPr>
      </w:pPr>
    </w:p>
    <w:p w:rsidR="0063353D" w:rsidRDefault="0063353D" w:rsidP="008F2ED2">
      <w:pPr>
        <w:ind w:left="360" w:firstLine="360"/>
        <w:rPr>
          <w:ins w:id="11" w:author="Administrator" w:date="2016-07-14T21:08:00Z"/>
          <w:sz w:val="28"/>
          <w:szCs w:val="28"/>
        </w:rPr>
      </w:pPr>
    </w:p>
    <w:p w:rsidR="0063353D" w:rsidRDefault="0063353D" w:rsidP="008F2ED2">
      <w:pPr>
        <w:ind w:left="360" w:firstLine="360"/>
        <w:rPr>
          <w:ins w:id="12" w:author="Administrator" w:date="2016-07-14T21:08:00Z"/>
          <w:sz w:val="28"/>
          <w:szCs w:val="28"/>
        </w:rPr>
      </w:pPr>
      <w:ins w:id="13" w:author="Administrator" w:date="2016-07-14T21:08:00Z">
        <w:r>
          <w:rPr>
            <w:noProof/>
          </w:rPr>
          <w:drawing>
            <wp:inline distT="0" distB="0" distL="0" distR="0" wp14:anchorId="772FBCC7" wp14:editId="48BBA3D9">
              <wp:extent cx="5943600" cy="3151505"/>
              <wp:effectExtent l="0" t="0" r="0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1515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EF6E55" w:rsidRDefault="003B5A8E" w:rsidP="008F2ED2">
      <w:pPr>
        <w:ind w:left="360" w:firstLine="360"/>
        <w:rPr>
          <w:ins w:id="14" w:author="Krishna Kavya Maringanty" w:date="2016-07-14T21:08:00Z"/>
          <w:sz w:val="28"/>
          <w:szCs w:val="28"/>
        </w:rPr>
      </w:pPr>
      <w:ins w:id="15" w:author="Krishna Kavya Maringanty" w:date="2016-07-14T21:08:00Z">
        <w:r>
          <w:rPr>
            <w:sz w:val="28"/>
            <w:szCs w:val="28"/>
          </w:rPr>
          <w:lastRenderedPageBreak/>
          <w:t xml:space="preserve"> </w:t>
        </w:r>
        <w:r>
          <w:rPr>
            <w:noProof/>
          </w:rPr>
          <w:drawing>
            <wp:inline distT="0" distB="0" distL="0" distR="0" wp14:anchorId="6D8F6D80" wp14:editId="3268B725">
              <wp:extent cx="5943600" cy="4110355"/>
              <wp:effectExtent l="0" t="0" r="0" b="4445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1103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B5A8E" w:rsidRDefault="003B5A8E" w:rsidP="008F2ED2">
      <w:pPr>
        <w:ind w:left="360" w:firstLine="360"/>
        <w:rPr>
          <w:sz w:val="28"/>
          <w:szCs w:val="28"/>
        </w:rPr>
      </w:pPr>
    </w:p>
    <w:p w:rsidR="003B5A8E" w:rsidRDefault="003B5A8E" w:rsidP="008F2ED2">
      <w:pPr>
        <w:ind w:left="360" w:firstLine="360"/>
        <w:rPr>
          <w:sz w:val="28"/>
          <w:szCs w:val="28"/>
        </w:rPr>
      </w:pPr>
    </w:p>
    <w:p w:rsidR="00510574" w:rsidRPr="00510574" w:rsidRDefault="00510574" w:rsidP="00510574">
      <w:pPr>
        <w:ind w:left="360"/>
        <w:rPr>
          <w:sz w:val="28"/>
          <w:szCs w:val="28"/>
        </w:rPr>
      </w:pPr>
    </w:p>
    <w:sectPr w:rsidR="00510574" w:rsidRPr="005105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A4700B"/>
    <w:multiLevelType w:val="hybridMultilevel"/>
    <w:tmpl w:val="9034A63A"/>
    <w:lvl w:ilvl="0" w:tplc="7F6248B8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1CB2C7C"/>
    <w:multiLevelType w:val="hybridMultilevel"/>
    <w:tmpl w:val="7D62B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826798"/>
    <w:multiLevelType w:val="hybridMultilevel"/>
    <w:tmpl w:val="DA48AB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F2D5409"/>
    <w:multiLevelType w:val="hybridMultilevel"/>
    <w:tmpl w:val="AE8CC3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73F79DB"/>
    <w:multiLevelType w:val="hybridMultilevel"/>
    <w:tmpl w:val="16AAFB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CA1"/>
    <w:rsid w:val="00052F66"/>
    <w:rsid w:val="00067A49"/>
    <w:rsid w:val="00322B30"/>
    <w:rsid w:val="003B5A8E"/>
    <w:rsid w:val="004824DD"/>
    <w:rsid w:val="00483A50"/>
    <w:rsid w:val="00510574"/>
    <w:rsid w:val="00583D06"/>
    <w:rsid w:val="005A1619"/>
    <w:rsid w:val="005C1450"/>
    <w:rsid w:val="005C42B7"/>
    <w:rsid w:val="006124AC"/>
    <w:rsid w:val="00623710"/>
    <w:rsid w:val="0063353D"/>
    <w:rsid w:val="00725C05"/>
    <w:rsid w:val="007D69F5"/>
    <w:rsid w:val="008F2ED2"/>
    <w:rsid w:val="00991178"/>
    <w:rsid w:val="009A0C4F"/>
    <w:rsid w:val="00A96F9B"/>
    <w:rsid w:val="00AD4CA1"/>
    <w:rsid w:val="00B636CE"/>
    <w:rsid w:val="00BD75B9"/>
    <w:rsid w:val="00D406D3"/>
    <w:rsid w:val="00EF6E55"/>
    <w:rsid w:val="00F57853"/>
    <w:rsid w:val="00F9673C"/>
    <w:rsid w:val="00FA6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1D868"/>
  <w15:chartTrackingRefBased/>
  <w15:docId w15:val="{62817C2F-29FA-4A51-84D9-17C73C06A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7A49"/>
    <w:pPr>
      <w:ind w:left="720"/>
      <w:contextualSpacing/>
    </w:pPr>
  </w:style>
  <w:style w:type="paragraph" w:styleId="Revision">
    <w:name w:val="Revision"/>
    <w:hidden/>
    <w:uiPriority w:val="99"/>
    <w:semiHidden/>
    <w:rsid w:val="00FA697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A69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97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6</Pages>
  <Words>234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Krishna Kavya Maringanty</cp:lastModifiedBy>
  <cp:revision>21</cp:revision>
  <dcterms:created xsi:type="dcterms:W3CDTF">2016-07-12T02:08:00Z</dcterms:created>
  <dcterms:modified xsi:type="dcterms:W3CDTF">2016-07-15T02:09:00Z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-390951315</vt:i4>
  </property>
</Properties>
</file>